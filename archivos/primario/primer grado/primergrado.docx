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8B5AAA5" w14:textId="77777777" w:rsidR="00B61994" w:rsidRDefault="00103B77">
      <w:pPr>
        <w:rPr>
          <w:rFonts w:ascii="Broadway" w:hAnsi="Broadway"/>
          <w:sz w:val="28"/>
          <w:szCs w:val="28"/>
        </w:rPr>
      </w:pPr>
      <w:bookmarkStart w:id="0" w:name="_GoBack"/>
      <w:bookmarkEnd w:id="0"/>
      <w:r>
        <w:rPr>
          <w:rFonts w:ascii="Broadway" w:hAnsi="Broadway"/>
          <w:sz w:val="28"/>
          <w:szCs w:val="28"/>
        </w:rPr>
        <w:t xml:space="preserve">                    </w:t>
      </w:r>
      <w:r w:rsidR="002350D5">
        <w:rPr>
          <w:sz w:val="24"/>
          <w:szCs w:val="24"/>
        </w:rPr>
        <w:t xml:space="preserve">             ESCUELA</w:t>
      </w:r>
      <w:r w:rsidR="002350D5">
        <w:rPr>
          <w:rFonts w:ascii="Broadway" w:hAnsi="Broadway"/>
          <w:sz w:val="28"/>
          <w:szCs w:val="28"/>
        </w:rPr>
        <w:t xml:space="preserve">  PRIVADA  TARAGÜI </w:t>
      </w:r>
      <w:r>
        <w:rPr>
          <w:rFonts w:ascii="Broadway" w:hAnsi="Broadway"/>
          <w:sz w:val="28"/>
          <w:szCs w:val="28"/>
        </w:rPr>
        <w:t xml:space="preserve">   </w:t>
      </w:r>
    </w:p>
    <w:p w14:paraId="7639C903" w14:textId="0EB7E593" w:rsidR="003A6046" w:rsidRDefault="00103B77">
      <w:pPr>
        <w:rPr>
          <w:rFonts w:ascii="Broadway" w:hAnsi="Broadway"/>
          <w:sz w:val="28"/>
          <w:szCs w:val="28"/>
        </w:rPr>
      </w:pPr>
      <w:r>
        <w:rPr>
          <w:rFonts w:ascii="Broadway" w:hAnsi="Broadway"/>
          <w:sz w:val="28"/>
          <w:szCs w:val="28"/>
        </w:rPr>
        <w:t xml:space="preserve">                                                                                          </w:t>
      </w:r>
      <w:r w:rsidR="000B5D3F">
        <w:rPr>
          <w:rFonts w:ascii="Broadway" w:hAnsi="Broadway"/>
          <w:sz w:val="28"/>
          <w:szCs w:val="28"/>
        </w:rPr>
        <w:t xml:space="preserve">   </w:t>
      </w:r>
      <w:r w:rsidR="00B61994">
        <w:rPr>
          <w:rFonts w:ascii="Broadway" w:hAnsi="Broadway"/>
          <w:sz w:val="28"/>
          <w:szCs w:val="28"/>
        </w:rPr>
        <w:t xml:space="preserve">        </w:t>
      </w:r>
      <w:r w:rsidR="000B5D3F">
        <w:rPr>
          <w:rFonts w:ascii="Broadway" w:hAnsi="Broadway"/>
          <w:sz w:val="28"/>
          <w:szCs w:val="28"/>
        </w:rPr>
        <w:t xml:space="preserve">       </w:t>
      </w:r>
      <w:r w:rsidR="00B61994">
        <w:rPr>
          <w:rFonts w:ascii="Broadway" w:hAnsi="Broadway"/>
          <w:sz w:val="28"/>
          <w:szCs w:val="28"/>
        </w:rPr>
        <w:t xml:space="preserve">      </w:t>
      </w:r>
      <w:r w:rsidR="009735D0">
        <w:rPr>
          <w:rFonts w:ascii="Broadway" w:hAnsi="Broadway"/>
          <w:sz w:val="28"/>
          <w:szCs w:val="28"/>
        </w:rPr>
        <w:t xml:space="preserve">Porque nos cuidamos </w:t>
      </w:r>
      <w:r w:rsidR="00C86415">
        <w:rPr>
          <w:rFonts w:ascii="Broadway" w:hAnsi="Broadway"/>
          <w:sz w:val="28"/>
          <w:szCs w:val="28"/>
        </w:rPr>
        <w:t>entre todos , nos quedamos en casa.</w:t>
      </w:r>
    </w:p>
    <w:p w14:paraId="3FEEF71E" w14:textId="4D8B1503" w:rsidR="00E75F9B" w:rsidRDefault="00E75F9B">
      <w:pPr>
        <w:rPr>
          <w:rFonts w:ascii="Broadway" w:hAnsi="Broadway"/>
          <w:sz w:val="28"/>
          <w:szCs w:val="28"/>
        </w:rPr>
      </w:pPr>
    </w:p>
    <w:p w14:paraId="6BB1E922" w14:textId="0FFA0DFE" w:rsidR="00E75F9B" w:rsidRDefault="00E75F9B" w:rsidP="0097036C">
      <w:pPr>
        <w:rPr>
          <w:b/>
          <w:bCs/>
          <w:sz w:val="24"/>
          <w:szCs w:val="24"/>
        </w:rPr>
      </w:pPr>
      <w:r w:rsidRPr="0097036C">
        <w:rPr>
          <w:rFonts w:ascii="Broadway" w:hAnsi="Broadway"/>
          <w:sz w:val="28"/>
          <w:szCs w:val="28"/>
        </w:rPr>
        <w:t xml:space="preserve">Primer grado.  Seño Mariela.  </w:t>
      </w:r>
      <w:r w:rsidR="0097036C">
        <w:rPr>
          <w:sz w:val="24"/>
          <w:szCs w:val="24"/>
        </w:rPr>
        <w:t xml:space="preserve"> </w:t>
      </w:r>
      <w:r w:rsidR="005E2AB0">
        <w:rPr>
          <w:sz w:val="24"/>
          <w:szCs w:val="24"/>
        </w:rPr>
        <w:t xml:space="preserve">Consultas: </w:t>
      </w:r>
      <w:r w:rsidR="005E2AB0">
        <w:rPr>
          <w:b/>
          <w:bCs/>
          <w:sz w:val="24"/>
          <w:szCs w:val="24"/>
        </w:rPr>
        <w:t xml:space="preserve">marielarivero429@gmail.com </w:t>
      </w:r>
    </w:p>
    <w:p w14:paraId="06F78D9D" w14:textId="4BBF22A3" w:rsidR="00656A77" w:rsidRDefault="00656A77" w:rsidP="0097036C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Hola familia!!. </w:t>
      </w:r>
    </w:p>
    <w:p w14:paraId="7EA0AFA9" w14:textId="250F1A07" w:rsidR="00D96491" w:rsidRDefault="00D96491" w:rsidP="0097036C">
      <w:pPr>
        <w:rPr>
          <w:sz w:val="24"/>
          <w:szCs w:val="24"/>
        </w:rPr>
      </w:pPr>
      <w:r>
        <w:rPr>
          <w:sz w:val="24"/>
          <w:szCs w:val="24"/>
        </w:rPr>
        <w:t xml:space="preserve">Les envió algunas actividades </w:t>
      </w:r>
      <w:r w:rsidR="009B139A">
        <w:rPr>
          <w:sz w:val="24"/>
          <w:szCs w:val="24"/>
        </w:rPr>
        <w:t>para reforzar lo que veníamos trabajando</w:t>
      </w:r>
      <w:r w:rsidR="00A40B54">
        <w:rPr>
          <w:sz w:val="24"/>
          <w:szCs w:val="24"/>
        </w:rPr>
        <w:t xml:space="preserve">, y las puedan </w:t>
      </w:r>
      <w:r w:rsidR="000D6561">
        <w:rPr>
          <w:sz w:val="24"/>
          <w:szCs w:val="24"/>
        </w:rPr>
        <w:t>realizar en casa en éstos días</w:t>
      </w:r>
      <w:r w:rsidR="00D150AA">
        <w:rPr>
          <w:sz w:val="24"/>
          <w:szCs w:val="24"/>
        </w:rPr>
        <w:t xml:space="preserve">, sin dejar de jugar, descansar y cuidarnos entre todos </w:t>
      </w:r>
      <w:r w:rsidR="00EA1E04">
        <w:rPr>
          <w:sz w:val="24"/>
          <w:szCs w:val="24"/>
        </w:rPr>
        <w:t xml:space="preserve">colaborando y así volver a la escuela muy </w:t>
      </w:r>
      <w:r w:rsidR="009A7653">
        <w:rPr>
          <w:sz w:val="24"/>
          <w:szCs w:val="24"/>
        </w:rPr>
        <w:t>contentos !</w:t>
      </w:r>
    </w:p>
    <w:p w14:paraId="4F663B02" w14:textId="3F8E66A5" w:rsidR="00347D38" w:rsidRDefault="00347D38" w:rsidP="0097036C">
      <w:pPr>
        <w:rPr>
          <w:sz w:val="24"/>
          <w:szCs w:val="24"/>
        </w:rPr>
      </w:pPr>
      <w:r>
        <w:rPr>
          <w:sz w:val="24"/>
          <w:szCs w:val="24"/>
        </w:rPr>
        <w:t>Material para trabajar: Libro “</w:t>
      </w:r>
      <w:r w:rsidR="00254CB8">
        <w:rPr>
          <w:sz w:val="24"/>
          <w:szCs w:val="24"/>
        </w:rPr>
        <w:t xml:space="preserve"> SÚPER ÁRBOL VERDE LIMÓN 1” </w:t>
      </w:r>
      <w:r w:rsidR="00ED7603">
        <w:rPr>
          <w:sz w:val="24"/>
          <w:szCs w:val="24"/>
        </w:rPr>
        <w:t>Edit. Kapelusz.</w:t>
      </w:r>
    </w:p>
    <w:p w14:paraId="5504AB73" w14:textId="118B7D83" w:rsidR="00ED7603" w:rsidRDefault="00650EC4" w:rsidP="0097036C">
      <w:pPr>
        <w:rPr>
          <w:b/>
          <w:bCs/>
          <w:sz w:val="24"/>
          <w:szCs w:val="24"/>
        </w:rPr>
      </w:pPr>
      <w:r>
        <w:rPr>
          <w:sz w:val="24"/>
          <w:szCs w:val="24"/>
        </w:rPr>
        <w:t>☆Exploramos el libro</w:t>
      </w:r>
      <w:r w:rsidR="00B029F4">
        <w:rPr>
          <w:sz w:val="24"/>
          <w:szCs w:val="24"/>
        </w:rPr>
        <w:t xml:space="preserve">.  </w:t>
      </w:r>
      <w:r w:rsidR="00F41612">
        <w:rPr>
          <w:sz w:val="24"/>
          <w:szCs w:val="24"/>
        </w:rPr>
        <w:t xml:space="preserve">Ver que además </w:t>
      </w:r>
      <w:r w:rsidR="00C25245">
        <w:rPr>
          <w:sz w:val="24"/>
          <w:szCs w:val="24"/>
        </w:rPr>
        <w:t xml:space="preserve">de las lecturas, en la parte posterior del libro encontramos </w:t>
      </w:r>
      <w:r w:rsidR="00BD3B5D">
        <w:rPr>
          <w:b/>
          <w:bCs/>
          <w:sz w:val="24"/>
          <w:szCs w:val="24"/>
        </w:rPr>
        <w:t xml:space="preserve">ficheros : de </w:t>
      </w:r>
      <w:r w:rsidR="00E67ADC">
        <w:rPr>
          <w:b/>
          <w:bCs/>
          <w:sz w:val="24"/>
          <w:szCs w:val="24"/>
        </w:rPr>
        <w:t xml:space="preserve">grafismos </w:t>
      </w:r>
      <w:r w:rsidR="00E67ADC">
        <w:rPr>
          <w:sz w:val="24"/>
          <w:szCs w:val="24"/>
        </w:rPr>
        <w:t xml:space="preserve">Y otro grupo de </w:t>
      </w:r>
      <w:r w:rsidR="00A00B37">
        <w:rPr>
          <w:b/>
          <w:bCs/>
          <w:sz w:val="24"/>
          <w:szCs w:val="24"/>
        </w:rPr>
        <w:t xml:space="preserve">fichas para trabajar </w:t>
      </w:r>
      <w:r w:rsidR="00B96CC5">
        <w:rPr>
          <w:b/>
          <w:bCs/>
          <w:sz w:val="24"/>
          <w:szCs w:val="24"/>
        </w:rPr>
        <w:t xml:space="preserve">las distintas áreas. </w:t>
      </w:r>
    </w:p>
    <w:p w14:paraId="1BD82BC5" w14:textId="6D486B51" w:rsidR="00361505" w:rsidRDefault="002D4BCF" w:rsidP="00361505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ACTIVIDADES</w:t>
      </w:r>
    </w:p>
    <w:p w14:paraId="0E49FAFD" w14:textId="5BD36139" w:rsidR="005F522E" w:rsidRDefault="005F522E" w:rsidP="00361505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 xml:space="preserve">LENGUA </w:t>
      </w:r>
    </w:p>
    <w:p w14:paraId="4A65622E" w14:textId="4B841F6E" w:rsidR="002D4BCF" w:rsidRPr="00361505" w:rsidRDefault="00361505" w:rsidP="00361505">
      <w:pPr>
        <w:rPr>
          <w:sz w:val="24"/>
          <w:szCs w:val="24"/>
        </w:rPr>
      </w:pPr>
      <w:r>
        <w:rPr>
          <w:b/>
          <w:bCs/>
          <w:sz w:val="24"/>
          <w:szCs w:val="24"/>
          <w:u w:val="single"/>
        </w:rPr>
        <w:t>1)</w:t>
      </w:r>
      <w:r w:rsidR="00904EF2" w:rsidRPr="00361505">
        <w:rPr>
          <w:rFonts w:ascii="Segoe UI Symbol" w:hAnsi="Segoe UI Symbol" w:cs="Segoe UI Symbol"/>
          <w:sz w:val="24"/>
          <w:szCs w:val="24"/>
        </w:rPr>
        <w:t>♡</w:t>
      </w:r>
      <w:r w:rsidR="00284CB5" w:rsidRPr="00361505">
        <w:rPr>
          <w:sz w:val="24"/>
          <w:szCs w:val="24"/>
        </w:rPr>
        <w:t xml:space="preserve"> “ Manitos inquietas</w:t>
      </w:r>
      <w:r w:rsidR="00DF30F8" w:rsidRPr="00361505">
        <w:rPr>
          <w:sz w:val="24"/>
          <w:szCs w:val="24"/>
        </w:rPr>
        <w:t>”</w:t>
      </w:r>
    </w:p>
    <w:p w14:paraId="6DCB735B" w14:textId="3C3FDF62" w:rsidR="00C65845" w:rsidRDefault="00531BE7" w:rsidP="0097036C">
      <w:pPr>
        <w:rPr>
          <w:sz w:val="24"/>
          <w:szCs w:val="24"/>
        </w:rPr>
      </w:pPr>
      <w:r>
        <w:rPr>
          <w:sz w:val="24"/>
          <w:szCs w:val="24"/>
        </w:rPr>
        <w:t xml:space="preserve">Trabajar las fichas 1 y 2 de grafismos. </w:t>
      </w:r>
    </w:p>
    <w:p w14:paraId="79697822" w14:textId="707D4AE3" w:rsidR="00E1013D" w:rsidRDefault="00E1013D" w:rsidP="0097036C">
      <w:pPr>
        <w:rPr>
          <w:sz w:val="24"/>
          <w:szCs w:val="24"/>
        </w:rPr>
      </w:pPr>
      <w:r>
        <w:rPr>
          <w:sz w:val="24"/>
          <w:szCs w:val="24"/>
        </w:rPr>
        <w:t xml:space="preserve">En una hoja blanca dibujante, escribí tu nombre completo y realizar </w:t>
      </w:r>
      <w:r w:rsidR="00F067A3">
        <w:rPr>
          <w:sz w:val="24"/>
          <w:szCs w:val="24"/>
        </w:rPr>
        <w:t xml:space="preserve">un </w:t>
      </w:r>
      <w:r w:rsidR="00BA798E">
        <w:rPr>
          <w:sz w:val="24"/>
          <w:szCs w:val="24"/>
        </w:rPr>
        <w:t>ma</w:t>
      </w:r>
      <w:r w:rsidR="00F067A3">
        <w:rPr>
          <w:sz w:val="24"/>
          <w:szCs w:val="24"/>
        </w:rPr>
        <w:t>rco</w:t>
      </w:r>
      <w:r w:rsidR="00BA798E">
        <w:rPr>
          <w:sz w:val="24"/>
          <w:szCs w:val="24"/>
        </w:rPr>
        <w:t xml:space="preserve"> (como un porta retrato) </w:t>
      </w:r>
      <w:r w:rsidR="0081245F">
        <w:rPr>
          <w:sz w:val="24"/>
          <w:szCs w:val="24"/>
        </w:rPr>
        <w:t xml:space="preserve">, imitando algunos de los trazos que realizaste en las fichas. </w:t>
      </w:r>
      <w:r w:rsidR="00A42782">
        <w:rPr>
          <w:sz w:val="24"/>
          <w:szCs w:val="24"/>
        </w:rPr>
        <w:t>Podes usar lápices, marcadores , témperas o papeles de colores para que te quede hermoso!</w:t>
      </w:r>
    </w:p>
    <w:p w14:paraId="11AED609" w14:textId="6661FA33" w:rsidR="0047641D" w:rsidRPr="002D4BCF" w:rsidRDefault="0047641D" w:rsidP="0097036C">
      <w:pPr>
        <w:rPr>
          <w:sz w:val="24"/>
          <w:szCs w:val="24"/>
        </w:rPr>
      </w:pPr>
      <w:r>
        <w:rPr>
          <w:sz w:val="24"/>
          <w:szCs w:val="24"/>
        </w:rPr>
        <w:t xml:space="preserve">Guárdalo para </w:t>
      </w:r>
      <w:r w:rsidR="0091646F">
        <w:rPr>
          <w:sz w:val="24"/>
          <w:szCs w:val="24"/>
        </w:rPr>
        <w:t>mostrármelo</w:t>
      </w:r>
      <w:r>
        <w:rPr>
          <w:sz w:val="24"/>
          <w:szCs w:val="24"/>
        </w:rPr>
        <w:t xml:space="preserve"> cuando regresemos a clases.</w:t>
      </w:r>
    </w:p>
    <w:p w14:paraId="6BD50727" w14:textId="5FBC04CF" w:rsidR="000B5D3F" w:rsidRDefault="00065D52">
      <w:pPr>
        <w:rPr>
          <w:sz w:val="24"/>
          <w:szCs w:val="24"/>
        </w:rPr>
      </w:pPr>
      <w:r>
        <w:rPr>
          <w:sz w:val="24"/>
          <w:szCs w:val="24"/>
        </w:rPr>
        <w:t>2 ) “Jugamos con las vocales"</w:t>
      </w:r>
    </w:p>
    <w:p w14:paraId="4B1160D3" w14:textId="57E96B58" w:rsidR="00065D52" w:rsidRDefault="007B7BBE" w:rsidP="007B7BBE">
      <w:pPr>
        <w:rPr>
          <w:sz w:val="24"/>
          <w:szCs w:val="24"/>
        </w:rPr>
      </w:pPr>
      <w:r>
        <w:rPr>
          <w:sz w:val="24"/>
          <w:szCs w:val="24"/>
        </w:rPr>
        <w:t>*</w:t>
      </w:r>
      <w:r w:rsidR="007D5110">
        <w:rPr>
          <w:sz w:val="24"/>
          <w:szCs w:val="24"/>
        </w:rPr>
        <w:t xml:space="preserve">Colorear las fichas 3 y 4 de grafismos. </w:t>
      </w:r>
    </w:p>
    <w:p w14:paraId="30C7EA28" w14:textId="5CFDD24B" w:rsidR="006A4FE2" w:rsidRDefault="006A4FE2" w:rsidP="007B7BBE">
      <w:pPr>
        <w:rPr>
          <w:sz w:val="24"/>
          <w:szCs w:val="24"/>
        </w:rPr>
      </w:pPr>
      <w:r>
        <w:rPr>
          <w:sz w:val="24"/>
          <w:szCs w:val="24"/>
        </w:rPr>
        <w:t>*Buscar palabras en revistas que empiezan en vocal</w:t>
      </w:r>
      <w:r w:rsidR="00E74BF2">
        <w:rPr>
          <w:sz w:val="24"/>
          <w:szCs w:val="24"/>
        </w:rPr>
        <w:t xml:space="preserve"> (3 de cada una), recortar </w:t>
      </w:r>
      <w:r w:rsidR="002D1CD1">
        <w:rPr>
          <w:sz w:val="24"/>
          <w:szCs w:val="24"/>
        </w:rPr>
        <w:t>y pegar debajo de la vocal que corresponda</w:t>
      </w:r>
      <w:r w:rsidR="00A4510E">
        <w:rPr>
          <w:sz w:val="24"/>
          <w:szCs w:val="24"/>
        </w:rPr>
        <w:t xml:space="preserve">, en las fichas. </w:t>
      </w:r>
    </w:p>
    <w:p w14:paraId="10797F22" w14:textId="59C7F8C7" w:rsidR="00A4510E" w:rsidRDefault="00A4510E" w:rsidP="007B7BBE">
      <w:pPr>
        <w:rPr>
          <w:sz w:val="24"/>
          <w:szCs w:val="24"/>
        </w:rPr>
      </w:pPr>
      <w:r>
        <w:rPr>
          <w:sz w:val="24"/>
          <w:szCs w:val="24"/>
        </w:rPr>
        <w:t>*</w:t>
      </w:r>
      <w:r w:rsidR="002D3C2C">
        <w:rPr>
          <w:sz w:val="24"/>
          <w:szCs w:val="24"/>
        </w:rPr>
        <w:t xml:space="preserve">Encerrar con color todas las vocales que encuentres en esas palabras. </w:t>
      </w:r>
    </w:p>
    <w:p w14:paraId="679FE134" w14:textId="3D1FD398" w:rsidR="00255825" w:rsidRDefault="00255825" w:rsidP="007B7BBE">
      <w:pPr>
        <w:rPr>
          <w:sz w:val="24"/>
          <w:szCs w:val="24"/>
        </w:rPr>
      </w:pPr>
      <w:r>
        <w:rPr>
          <w:sz w:val="24"/>
          <w:szCs w:val="24"/>
        </w:rPr>
        <w:t>*</w:t>
      </w:r>
      <w:r w:rsidR="00B53AAC">
        <w:rPr>
          <w:sz w:val="24"/>
          <w:szCs w:val="24"/>
        </w:rPr>
        <w:t xml:space="preserve">Jugamos con los sonidos </w:t>
      </w:r>
      <w:r w:rsidR="00FE3D27">
        <w:rPr>
          <w:sz w:val="24"/>
          <w:szCs w:val="24"/>
        </w:rPr>
        <w:t xml:space="preserve">, </w:t>
      </w:r>
      <w:r w:rsidR="00D12CD3">
        <w:rPr>
          <w:sz w:val="24"/>
          <w:szCs w:val="24"/>
        </w:rPr>
        <w:t xml:space="preserve">mamá nos dice una palabra y tenemos que descubrir las vocales </w:t>
      </w:r>
      <w:r w:rsidR="00883B09">
        <w:rPr>
          <w:sz w:val="24"/>
          <w:szCs w:val="24"/>
        </w:rPr>
        <w:t>que suenan.</w:t>
      </w:r>
    </w:p>
    <w:p w14:paraId="09053DDF" w14:textId="59DCB247" w:rsidR="00D95DF8" w:rsidRDefault="0064098F" w:rsidP="007B7BBE">
      <w:pPr>
        <w:rPr>
          <w:sz w:val="24"/>
          <w:szCs w:val="24"/>
        </w:rPr>
      </w:pPr>
      <w:r>
        <w:rPr>
          <w:sz w:val="24"/>
          <w:szCs w:val="24"/>
        </w:rPr>
        <w:t xml:space="preserve">Invertimos los roles, los niños dicen las palabras </w:t>
      </w:r>
      <w:r w:rsidR="005E3BD9">
        <w:rPr>
          <w:sz w:val="24"/>
          <w:szCs w:val="24"/>
        </w:rPr>
        <w:t>y mamá/papá descubre las vocales</w:t>
      </w:r>
      <w:r w:rsidR="00DB6DA2">
        <w:rPr>
          <w:sz w:val="24"/>
          <w:szCs w:val="24"/>
        </w:rPr>
        <w:t xml:space="preserve">. Si se presentan dudas , mamá escribe la palabra. </w:t>
      </w:r>
    </w:p>
    <w:p w14:paraId="02B02E74" w14:textId="69E0E668" w:rsidR="00740DF6" w:rsidRDefault="003A05F5" w:rsidP="007B7BBE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3 ) </w:t>
      </w:r>
      <w:r w:rsidR="004E5969">
        <w:rPr>
          <w:sz w:val="24"/>
          <w:szCs w:val="24"/>
        </w:rPr>
        <w:t xml:space="preserve"> “ Nos leen un texto “</w:t>
      </w:r>
    </w:p>
    <w:p w14:paraId="73F40290" w14:textId="43471998" w:rsidR="004E5969" w:rsidRDefault="00CE166B" w:rsidP="007B7BBE">
      <w:pPr>
        <w:rPr>
          <w:sz w:val="24"/>
          <w:szCs w:val="24"/>
        </w:rPr>
      </w:pPr>
      <w:r>
        <w:rPr>
          <w:sz w:val="24"/>
          <w:szCs w:val="24"/>
        </w:rPr>
        <w:t xml:space="preserve">*Leer el texto de la </w:t>
      </w:r>
      <w:r w:rsidR="00697D17">
        <w:rPr>
          <w:sz w:val="24"/>
          <w:szCs w:val="24"/>
        </w:rPr>
        <w:t>página.10 “LLEGA PRIMER GRADO “</w:t>
      </w:r>
    </w:p>
    <w:p w14:paraId="0CED17BD" w14:textId="28B986C3" w:rsidR="00734332" w:rsidRDefault="00372BD2" w:rsidP="000035E5">
      <w:pPr>
        <w:rPr>
          <w:sz w:val="24"/>
          <w:szCs w:val="24"/>
        </w:rPr>
      </w:pPr>
      <w:r>
        <w:rPr>
          <w:sz w:val="24"/>
          <w:szCs w:val="24"/>
        </w:rPr>
        <w:t xml:space="preserve">Conversar sobre lo leído, realizando preguntas </w:t>
      </w:r>
      <w:r w:rsidR="00FD52B0">
        <w:rPr>
          <w:sz w:val="24"/>
          <w:szCs w:val="24"/>
        </w:rPr>
        <w:t xml:space="preserve">de comprensión, ej.: </w:t>
      </w:r>
      <w:r w:rsidR="008F6028">
        <w:rPr>
          <w:sz w:val="24"/>
          <w:szCs w:val="24"/>
        </w:rPr>
        <w:t xml:space="preserve">¿Qué les gusta hacer a cada uno de los hermanos? ¿ </w:t>
      </w:r>
      <w:r w:rsidR="009A7A33">
        <w:rPr>
          <w:sz w:val="24"/>
          <w:szCs w:val="24"/>
        </w:rPr>
        <w:t>Cómo se llaman los amigos del campamento? ¿</w:t>
      </w:r>
      <w:r w:rsidR="0046609C">
        <w:rPr>
          <w:sz w:val="24"/>
          <w:szCs w:val="24"/>
        </w:rPr>
        <w:t>Cómo imaginaron los chicos su primer día de clases?</w:t>
      </w:r>
      <w:r w:rsidR="00734332">
        <w:rPr>
          <w:sz w:val="24"/>
          <w:szCs w:val="24"/>
        </w:rPr>
        <w:t xml:space="preserve"> ¿Qué te gustaría aprender en primer grado?</w:t>
      </w:r>
    </w:p>
    <w:p w14:paraId="7073BCB4" w14:textId="30AA0831" w:rsidR="000035E5" w:rsidRDefault="000035E5" w:rsidP="000035E5">
      <w:pPr>
        <w:rPr>
          <w:sz w:val="24"/>
          <w:szCs w:val="24"/>
        </w:rPr>
      </w:pPr>
      <w:r>
        <w:rPr>
          <w:sz w:val="24"/>
          <w:szCs w:val="24"/>
        </w:rPr>
        <w:t>*Con ayuda, decimos lo que queremos aprender en primer grado para que lo escriban en una hoja.</w:t>
      </w:r>
    </w:p>
    <w:p w14:paraId="06090C75" w14:textId="73EE3C0B" w:rsidR="00A41790" w:rsidRDefault="00A41790" w:rsidP="000035E5">
      <w:pPr>
        <w:rPr>
          <w:sz w:val="24"/>
          <w:szCs w:val="24"/>
        </w:rPr>
      </w:pPr>
      <w:r>
        <w:rPr>
          <w:sz w:val="24"/>
          <w:szCs w:val="24"/>
        </w:rPr>
        <w:t xml:space="preserve">4 ) </w:t>
      </w:r>
      <w:r w:rsidR="007B22D1">
        <w:rPr>
          <w:sz w:val="24"/>
          <w:szCs w:val="24"/>
        </w:rPr>
        <w:t xml:space="preserve"> Nos leen el texto “ </w:t>
      </w:r>
      <w:r w:rsidR="004F0B92">
        <w:rPr>
          <w:sz w:val="24"/>
          <w:szCs w:val="24"/>
        </w:rPr>
        <w:t xml:space="preserve">LA FAMILIA “ página </w:t>
      </w:r>
      <w:r w:rsidR="007A44A1">
        <w:rPr>
          <w:sz w:val="24"/>
          <w:szCs w:val="24"/>
        </w:rPr>
        <w:t>16.</w:t>
      </w:r>
    </w:p>
    <w:p w14:paraId="15826563" w14:textId="43972499" w:rsidR="007A44A1" w:rsidRDefault="00F31F54" w:rsidP="000035E5">
      <w:pPr>
        <w:rPr>
          <w:sz w:val="24"/>
          <w:szCs w:val="24"/>
        </w:rPr>
      </w:pPr>
      <w:r>
        <w:rPr>
          <w:sz w:val="24"/>
          <w:szCs w:val="24"/>
        </w:rPr>
        <w:t>*</w:t>
      </w:r>
      <w:r w:rsidR="007A44A1">
        <w:rPr>
          <w:sz w:val="24"/>
          <w:szCs w:val="24"/>
        </w:rPr>
        <w:t xml:space="preserve">Nombrar a los </w:t>
      </w:r>
      <w:r>
        <w:rPr>
          <w:sz w:val="24"/>
          <w:szCs w:val="24"/>
        </w:rPr>
        <w:t xml:space="preserve">personajes del cuento </w:t>
      </w:r>
      <w:r w:rsidR="004260DA">
        <w:rPr>
          <w:sz w:val="24"/>
          <w:szCs w:val="24"/>
        </w:rPr>
        <w:t xml:space="preserve">para que </w:t>
      </w:r>
      <w:r w:rsidR="00322230">
        <w:rPr>
          <w:sz w:val="24"/>
          <w:szCs w:val="24"/>
        </w:rPr>
        <w:t xml:space="preserve">mamá/papá los escriba </w:t>
      </w:r>
      <w:r w:rsidR="007A4AD2">
        <w:rPr>
          <w:sz w:val="24"/>
          <w:szCs w:val="24"/>
        </w:rPr>
        <w:t xml:space="preserve">en un papel.  </w:t>
      </w:r>
    </w:p>
    <w:p w14:paraId="1863ED1B" w14:textId="19BC9E9E" w:rsidR="007A4AD2" w:rsidRDefault="007A4AD2" w:rsidP="000035E5">
      <w:pPr>
        <w:rPr>
          <w:sz w:val="24"/>
          <w:szCs w:val="24"/>
        </w:rPr>
      </w:pPr>
      <w:r>
        <w:rPr>
          <w:sz w:val="24"/>
          <w:szCs w:val="24"/>
        </w:rPr>
        <w:t xml:space="preserve">*Conversar </w:t>
      </w:r>
      <w:r w:rsidR="00641BDE">
        <w:rPr>
          <w:sz w:val="24"/>
          <w:szCs w:val="24"/>
        </w:rPr>
        <w:t xml:space="preserve">sobre lo que sucedió en la historia. </w:t>
      </w:r>
    </w:p>
    <w:p w14:paraId="741DCD04" w14:textId="7B4030FE" w:rsidR="00641BDE" w:rsidRDefault="00641BDE" w:rsidP="000035E5">
      <w:pPr>
        <w:rPr>
          <w:sz w:val="24"/>
          <w:szCs w:val="24"/>
        </w:rPr>
      </w:pPr>
      <w:r>
        <w:rPr>
          <w:sz w:val="24"/>
          <w:szCs w:val="24"/>
        </w:rPr>
        <w:t>*</w:t>
      </w:r>
      <w:r w:rsidR="002C77FA">
        <w:rPr>
          <w:sz w:val="24"/>
          <w:szCs w:val="24"/>
        </w:rPr>
        <w:t xml:space="preserve">Completar la ficha 1 de práctica del lenguaje. </w:t>
      </w:r>
    </w:p>
    <w:p w14:paraId="08A89BB0" w14:textId="72B7F9B6" w:rsidR="00DB6DA2" w:rsidRDefault="0074083C" w:rsidP="0056167B">
      <w:pPr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5 )  Con </w:t>
      </w:r>
      <w:r>
        <w:rPr>
          <w:b/>
          <w:bCs/>
          <w:sz w:val="24"/>
          <w:szCs w:val="24"/>
        </w:rPr>
        <w:t>A</w:t>
      </w:r>
      <w:r w:rsidR="00C403E8">
        <w:rPr>
          <w:sz w:val="24"/>
          <w:szCs w:val="24"/>
        </w:rPr>
        <w:t xml:space="preserve"> </w:t>
      </w:r>
      <w:r w:rsidR="00A12FF1">
        <w:rPr>
          <w:sz w:val="24"/>
          <w:szCs w:val="24"/>
        </w:rPr>
        <w:t>d</w:t>
      </w:r>
      <w:r w:rsidR="0056167B">
        <w:rPr>
          <w:b/>
          <w:bCs/>
          <w:sz w:val="24"/>
          <w:szCs w:val="24"/>
        </w:rPr>
        <w:t xml:space="preserve">e </w:t>
      </w:r>
      <w:r w:rsidR="00A12FF1">
        <w:rPr>
          <w:b/>
          <w:bCs/>
          <w:sz w:val="24"/>
          <w:szCs w:val="24"/>
        </w:rPr>
        <w:t>AMANDA</w:t>
      </w:r>
    </w:p>
    <w:p w14:paraId="16F3B2A1" w14:textId="56EC2058" w:rsidR="0056167B" w:rsidRDefault="0056167B" w:rsidP="0056167B">
      <w:pPr>
        <w:rPr>
          <w:sz w:val="24"/>
          <w:szCs w:val="24"/>
        </w:rPr>
      </w:pPr>
      <w:r>
        <w:rPr>
          <w:b/>
          <w:bCs/>
          <w:sz w:val="24"/>
          <w:szCs w:val="24"/>
        </w:rPr>
        <w:t>*</w:t>
      </w:r>
      <w:r w:rsidR="00E32F9D">
        <w:rPr>
          <w:sz w:val="24"/>
          <w:szCs w:val="24"/>
        </w:rPr>
        <w:t>Nos leen el texto de la página 18.</w:t>
      </w:r>
    </w:p>
    <w:p w14:paraId="3BA1AC6E" w14:textId="2EBCCCBE" w:rsidR="002A1E84" w:rsidRDefault="002A1E84" w:rsidP="0056167B">
      <w:pPr>
        <w:rPr>
          <w:sz w:val="24"/>
          <w:szCs w:val="24"/>
        </w:rPr>
      </w:pPr>
      <w:r>
        <w:rPr>
          <w:sz w:val="24"/>
          <w:szCs w:val="24"/>
        </w:rPr>
        <w:t>*</w:t>
      </w:r>
      <w:r w:rsidR="00FF2A66">
        <w:rPr>
          <w:sz w:val="24"/>
          <w:szCs w:val="24"/>
        </w:rPr>
        <w:t xml:space="preserve">Que letra aparece resaltada con color? </w:t>
      </w:r>
    </w:p>
    <w:p w14:paraId="1C076FB0" w14:textId="3D030F14" w:rsidR="00BF19C4" w:rsidRDefault="00BF19C4" w:rsidP="0056167B">
      <w:pPr>
        <w:rPr>
          <w:sz w:val="24"/>
          <w:szCs w:val="24"/>
        </w:rPr>
      </w:pPr>
      <w:r>
        <w:rPr>
          <w:sz w:val="24"/>
          <w:szCs w:val="24"/>
        </w:rPr>
        <w:t xml:space="preserve">*Pensamos y decimos otros nombres </w:t>
      </w:r>
      <w:r w:rsidR="00090FA6">
        <w:rPr>
          <w:sz w:val="24"/>
          <w:szCs w:val="24"/>
        </w:rPr>
        <w:t xml:space="preserve">que empiezan con </w:t>
      </w:r>
      <w:r w:rsidR="00090FA6">
        <w:rPr>
          <w:b/>
          <w:bCs/>
          <w:sz w:val="24"/>
          <w:szCs w:val="24"/>
        </w:rPr>
        <w:t>A</w:t>
      </w:r>
    </w:p>
    <w:p w14:paraId="39665A0B" w14:textId="764E100D" w:rsidR="00090FA6" w:rsidRDefault="00090FA6" w:rsidP="0056167B">
      <w:pPr>
        <w:rPr>
          <w:sz w:val="24"/>
          <w:szCs w:val="24"/>
        </w:rPr>
      </w:pPr>
      <w:r>
        <w:rPr>
          <w:sz w:val="24"/>
          <w:szCs w:val="24"/>
        </w:rPr>
        <w:t>*</w:t>
      </w:r>
      <w:r w:rsidR="0033509A">
        <w:rPr>
          <w:sz w:val="24"/>
          <w:szCs w:val="24"/>
        </w:rPr>
        <w:t>Completar la ficha 2.</w:t>
      </w:r>
    </w:p>
    <w:p w14:paraId="0B55997B" w14:textId="29BEFDC9" w:rsidR="00B61FA1" w:rsidRDefault="00C73A18" w:rsidP="002B1B0B">
      <w:pPr>
        <w:rPr>
          <w:sz w:val="24"/>
          <w:szCs w:val="24"/>
        </w:rPr>
      </w:pPr>
      <w:r>
        <w:rPr>
          <w:sz w:val="24"/>
          <w:szCs w:val="24"/>
        </w:rPr>
        <w:t xml:space="preserve">6 ) </w:t>
      </w:r>
      <w:r w:rsidR="0069303A">
        <w:rPr>
          <w:sz w:val="24"/>
          <w:szCs w:val="24"/>
        </w:rPr>
        <w:t xml:space="preserve">Con </w:t>
      </w:r>
      <w:r w:rsidR="0069303A">
        <w:rPr>
          <w:b/>
          <w:bCs/>
          <w:sz w:val="24"/>
          <w:szCs w:val="24"/>
        </w:rPr>
        <w:t>E</w:t>
      </w:r>
      <w:r w:rsidR="00B61FA1">
        <w:rPr>
          <w:sz w:val="24"/>
          <w:szCs w:val="24"/>
        </w:rPr>
        <w:t xml:space="preserve"> de </w:t>
      </w:r>
      <w:r w:rsidR="00B61FA1">
        <w:rPr>
          <w:b/>
          <w:bCs/>
          <w:sz w:val="24"/>
          <w:szCs w:val="24"/>
        </w:rPr>
        <w:t>EMANUEL</w:t>
      </w:r>
    </w:p>
    <w:p w14:paraId="1F1AC6E3" w14:textId="1AD393D6" w:rsidR="002B1B0B" w:rsidRDefault="002B1B0B" w:rsidP="002B1B0B">
      <w:pPr>
        <w:rPr>
          <w:sz w:val="24"/>
          <w:szCs w:val="24"/>
        </w:rPr>
      </w:pPr>
      <w:r>
        <w:rPr>
          <w:sz w:val="24"/>
          <w:szCs w:val="24"/>
        </w:rPr>
        <w:t xml:space="preserve">*Nos leen el texto de la </w:t>
      </w:r>
      <w:r w:rsidR="001D7486">
        <w:rPr>
          <w:sz w:val="24"/>
          <w:szCs w:val="24"/>
        </w:rPr>
        <w:t>página 19.</w:t>
      </w:r>
    </w:p>
    <w:p w14:paraId="41DB283F" w14:textId="5CBC95AB" w:rsidR="001D7486" w:rsidRDefault="005B16C1" w:rsidP="002B1B0B">
      <w:pPr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*Encerramos con lápiz negro la letra </w:t>
      </w:r>
      <w:r>
        <w:rPr>
          <w:b/>
          <w:bCs/>
          <w:sz w:val="24"/>
          <w:szCs w:val="24"/>
        </w:rPr>
        <w:t>E.</w:t>
      </w:r>
    </w:p>
    <w:p w14:paraId="49C6B2F0" w14:textId="46D4F888" w:rsidR="005B16C1" w:rsidRDefault="005B16C1" w:rsidP="002B1B0B">
      <w:pPr>
        <w:rPr>
          <w:sz w:val="24"/>
          <w:szCs w:val="24"/>
        </w:rPr>
      </w:pPr>
      <w:r>
        <w:rPr>
          <w:b/>
          <w:bCs/>
          <w:sz w:val="24"/>
          <w:szCs w:val="24"/>
        </w:rPr>
        <w:t>*</w:t>
      </w:r>
      <w:r w:rsidR="009E4D0D">
        <w:rPr>
          <w:sz w:val="24"/>
          <w:szCs w:val="24"/>
        </w:rPr>
        <w:t xml:space="preserve">Decimos otros nombres que </w:t>
      </w:r>
      <w:r w:rsidR="006E6EA2">
        <w:rPr>
          <w:sz w:val="24"/>
          <w:szCs w:val="24"/>
        </w:rPr>
        <w:t xml:space="preserve">empiezan con </w:t>
      </w:r>
      <w:r w:rsidR="006E6EA2">
        <w:rPr>
          <w:b/>
          <w:bCs/>
          <w:sz w:val="24"/>
          <w:szCs w:val="24"/>
        </w:rPr>
        <w:t>E.</w:t>
      </w:r>
    </w:p>
    <w:p w14:paraId="734F4528" w14:textId="66AD1A5E" w:rsidR="006E6EA2" w:rsidRPr="006E6EA2" w:rsidRDefault="00AA1C64" w:rsidP="002B1B0B">
      <w:pPr>
        <w:rPr>
          <w:sz w:val="24"/>
          <w:szCs w:val="24"/>
        </w:rPr>
      </w:pPr>
      <w:r>
        <w:rPr>
          <w:sz w:val="24"/>
          <w:szCs w:val="24"/>
        </w:rPr>
        <w:t>*</w:t>
      </w:r>
      <w:r w:rsidR="00025FF6">
        <w:rPr>
          <w:sz w:val="24"/>
          <w:szCs w:val="24"/>
        </w:rPr>
        <w:t xml:space="preserve">Completar la ficha </w:t>
      </w:r>
      <w:r w:rsidR="00391F06">
        <w:rPr>
          <w:sz w:val="24"/>
          <w:szCs w:val="24"/>
        </w:rPr>
        <w:t>3.</w:t>
      </w:r>
    </w:p>
    <w:p w14:paraId="51613E84" w14:textId="10EBE6A8" w:rsidR="00103B77" w:rsidRDefault="00285048">
      <w:pPr>
        <w:rPr>
          <w:sz w:val="24"/>
          <w:szCs w:val="24"/>
        </w:rPr>
      </w:pPr>
      <w:r>
        <w:rPr>
          <w:sz w:val="24"/>
          <w:szCs w:val="24"/>
        </w:rPr>
        <w:t>7)</w:t>
      </w:r>
      <w:r w:rsidR="00542D66">
        <w:rPr>
          <w:sz w:val="24"/>
          <w:szCs w:val="24"/>
        </w:rPr>
        <w:t xml:space="preserve"> Con </w:t>
      </w:r>
      <w:r w:rsidR="00542D66">
        <w:rPr>
          <w:b/>
          <w:bCs/>
          <w:sz w:val="24"/>
          <w:szCs w:val="24"/>
        </w:rPr>
        <w:t>I</w:t>
      </w:r>
      <w:r w:rsidR="00542D66">
        <w:rPr>
          <w:sz w:val="24"/>
          <w:szCs w:val="24"/>
        </w:rPr>
        <w:t xml:space="preserve"> de </w:t>
      </w:r>
      <w:r w:rsidR="00784292">
        <w:rPr>
          <w:b/>
          <w:bCs/>
          <w:sz w:val="24"/>
          <w:szCs w:val="24"/>
        </w:rPr>
        <w:t>ISA</w:t>
      </w:r>
      <w:r w:rsidR="00784292">
        <w:rPr>
          <w:sz w:val="24"/>
          <w:szCs w:val="24"/>
        </w:rPr>
        <w:t xml:space="preserve">. </w:t>
      </w:r>
    </w:p>
    <w:p w14:paraId="381290C4" w14:textId="3DB991EA" w:rsidR="00481BA3" w:rsidRDefault="00D614DA">
      <w:pPr>
        <w:rPr>
          <w:sz w:val="24"/>
          <w:szCs w:val="24"/>
        </w:rPr>
      </w:pPr>
      <w:r>
        <w:rPr>
          <w:sz w:val="24"/>
          <w:szCs w:val="24"/>
        </w:rPr>
        <w:t>*Nos leen el texto de la página 20.</w:t>
      </w:r>
    </w:p>
    <w:p w14:paraId="131F9E25" w14:textId="4CAA6DB6" w:rsidR="00D93E85" w:rsidRDefault="00D93E85">
      <w:pPr>
        <w:rPr>
          <w:sz w:val="24"/>
          <w:szCs w:val="24"/>
        </w:rPr>
      </w:pPr>
      <w:r>
        <w:rPr>
          <w:sz w:val="24"/>
          <w:szCs w:val="24"/>
        </w:rPr>
        <w:t xml:space="preserve">*Reconocemos la letra I </w:t>
      </w:r>
      <w:r w:rsidR="00915512">
        <w:rPr>
          <w:sz w:val="24"/>
          <w:szCs w:val="24"/>
        </w:rPr>
        <w:t>en el texto.</w:t>
      </w:r>
    </w:p>
    <w:p w14:paraId="413FBF8D" w14:textId="4305EF6B" w:rsidR="009757BA" w:rsidRDefault="009757BA">
      <w:pPr>
        <w:rPr>
          <w:sz w:val="24"/>
          <w:szCs w:val="24"/>
        </w:rPr>
      </w:pPr>
      <w:r>
        <w:rPr>
          <w:sz w:val="24"/>
          <w:szCs w:val="24"/>
        </w:rPr>
        <w:t>* Jugamos en ronda a nombrar palabras que empiezan con I</w:t>
      </w:r>
      <w:r w:rsidR="00594D59">
        <w:rPr>
          <w:sz w:val="24"/>
          <w:szCs w:val="24"/>
        </w:rPr>
        <w:t>, sin repetir y sin soplar.</w:t>
      </w:r>
      <w:r w:rsidR="00192450">
        <w:rPr>
          <w:sz w:val="24"/>
          <w:szCs w:val="24"/>
        </w:rPr>
        <w:t xml:space="preserve"> Si alguien de la familia repite palabras deberá cumplir una prenda </w:t>
      </w:r>
      <w:r w:rsidR="00594D59">
        <w:rPr>
          <w:sz w:val="24"/>
          <w:szCs w:val="24"/>
        </w:rPr>
        <w:t>.</w:t>
      </w:r>
    </w:p>
    <w:p w14:paraId="55BEC166" w14:textId="7DD3D68B" w:rsidR="00594D59" w:rsidRDefault="005F07E6">
      <w:pPr>
        <w:rPr>
          <w:sz w:val="24"/>
          <w:szCs w:val="24"/>
        </w:rPr>
      </w:pPr>
      <w:r>
        <w:rPr>
          <w:sz w:val="24"/>
          <w:szCs w:val="24"/>
        </w:rPr>
        <w:t>* Completar la ficha</w:t>
      </w:r>
      <w:r w:rsidR="008A7011">
        <w:rPr>
          <w:sz w:val="24"/>
          <w:szCs w:val="24"/>
        </w:rPr>
        <w:t xml:space="preserve"> 4.</w:t>
      </w:r>
    </w:p>
    <w:p w14:paraId="42DA9120" w14:textId="40FA22FF" w:rsidR="008A7011" w:rsidRDefault="008A7011">
      <w:pPr>
        <w:rPr>
          <w:sz w:val="24"/>
          <w:szCs w:val="24"/>
        </w:rPr>
      </w:pPr>
      <w:r>
        <w:rPr>
          <w:sz w:val="24"/>
          <w:szCs w:val="24"/>
        </w:rPr>
        <w:t xml:space="preserve">8 ) </w:t>
      </w:r>
      <w:r w:rsidR="00741B83">
        <w:rPr>
          <w:sz w:val="24"/>
          <w:szCs w:val="24"/>
        </w:rPr>
        <w:t xml:space="preserve">Con </w:t>
      </w:r>
      <w:r w:rsidR="00741B83">
        <w:rPr>
          <w:b/>
          <w:bCs/>
          <w:sz w:val="24"/>
          <w:szCs w:val="24"/>
        </w:rPr>
        <w:t>O</w:t>
      </w:r>
      <w:r w:rsidR="00741B83">
        <w:rPr>
          <w:sz w:val="24"/>
          <w:szCs w:val="24"/>
        </w:rPr>
        <w:t xml:space="preserve"> </w:t>
      </w:r>
      <w:r w:rsidR="00741B83" w:rsidRPr="00741B83">
        <w:rPr>
          <w:sz w:val="24"/>
          <w:szCs w:val="24"/>
        </w:rPr>
        <w:t>d</w:t>
      </w:r>
      <w:r w:rsidR="00741B83">
        <w:rPr>
          <w:sz w:val="24"/>
          <w:szCs w:val="24"/>
        </w:rPr>
        <w:t xml:space="preserve">e </w:t>
      </w:r>
      <w:r w:rsidR="000D04A6">
        <w:rPr>
          <w:b/>
          <w:bCs/>
          <w:sz w:val="24"/>
          <w:szCs w:val="24"/>
        </w:rPr>
        <w:t xml:space="preserve">OLIVIA. </w:t>
      </w:r>
    </w:p>
    <w:p w14:paraId="571D5D5D" w14:textId="63C0C6D7" w:rsidR="000D04A6" w:rsidRDefault="000D04A6">
      <w:pPr>
        <w:rPr>
          <w:sz w:val="24"/>
          <w:szCs w:val="24"/>
        </w:rPr>
      </w:pPr>
      <w:r>
        <w:rPr>
          <w:sz w:val="24"/>
          <w:szCs w:val="24"/>
        </w:rPr>
        <w:lastRenderedPageBreak/>
        <w:t>*</w:t>
      </w:r>
      <w:r w:rsidR="007C78CC">
        <w:rPr>
          <w:sz w:val="24"/>
          <w:szCs w:val="24"/>
        </w:rPr>
        <w:t>Nos leen</w:t>
      </w:r>
      <w:r w:rsidR="00F46173">
        <w:rPr>
          <w:sz w:val="24"/>
          <w:szCs w:val="24"/>
        </w:rPr>
        <w:t xml:space="preserve"> el texto de la página 21.</w:t>
      </w:r>
    </w:p>
    <w:p w14:paraId="75991944" w14:textId="4ABD4CC6" w:rsidR="00F46173" w:rsidRDefault="00F46173">
      <w:pPr>
        <w:rPr>
          <w:sz w:val="24"/>
          <w:szCs w:val="24"/>
        </w:rPr>
      </w:pPr>
      <w:r>
        <w:rPr>
          <w:sz w:val="24"/>
          <w:szCs w:val="24"/>
        </w:rPr>
        <w:t>*</w:t>
      </w:r>
      <w:r w:rsidR="00D31776">
        <w:rPr>
          <w:sz w:val="24"/>
          <w:szCs w:val="24"/>
        </w:rPr>
        <w:t xml:space="preserve">Pienso y digo otras palabras que empiezan con </w:t>
      </w:r>
      <w:r w:rsidR="00D31776">
        <w:rPr>
          <w:b/>
          <w:bCs/>
          <w:sz w:val="24"/>
          <w:szCs w:val="24"/>
        </w:rPr>
        <w:t>O.</w:t>
      </w:r>
    </w:p>
    <w:p w14:paraId="5B372CA2" w14:textId="5B0A251E" w:rsidR="00D31776" w:rsidRDefault="00D31776">
      <w:pPr>
        <w:rPr>
          <w:sz w:val="24"/>
          <w:szCs w:val="24"/>
        </w:rPr>
      </w:pPr>
      <w:r>
        <w:rPr>
          <w:sz w:val="24"/>
          <w:szCs w:val="24"/>
        </w:rPr>
        <w:t>*</w:t>
      </w:r>
      <w:r w:rsidR="002C2391">
        <w:rPr>
          <w:sz w:val="24"/>
          <w:szCs w:val="24"/>
        </w:rPr>
        <w:t>Completar</w:t>
      </w:r>
      <w:r w:rsidR="00E147B3">
        <w:rPr>
          <w:sz w:val="24"/>
          <w:szCs w:val="24"/>
        </w:rPr>
        <w:t xml:space="preserve"> la ficha 5.</w:t>
      </w:r>
    </w:p>
    <w:p w14:paraId="2F3EC911" w14:textId="31BAB161" w:rsidR="00E147B3" w:rsidRDefault="00E147B3">
      <w:pPr>
        <w:rPr>
          <w:sz w:val="24"/>
          <w:szCs w:val="24"/>
        </w:rPr>
      </w:pPr>
      <w:r>
        <w:rPr>
          <w:sz w:val="24"/>
          <w:szCs w:val="24"/>
        </w:rPr>
        <w:t xml:space="preserve">9 ) </w:t>
      </w:r>
      <w:r w:rsidR="00531A4A">
        <w:rPr>
          <w:sz w:val="24"/>
          <w:szCs w:val="24"/>
        </w:rPr>
        <w:t xml:space="preserve">Con </w:t>
      </w:r>
      <w:r w:rsidR="00531A4A">
        <w:rPr>
          <w:b/>
          <w:bCs/>
          <w:sz w:val="24"/>
          <w:szCs w:val="24"/>
        </w:rPr>
        <w:t>U</w:t>
      </w:r>
      <w:r w:rsidR="00531A4A">
        <w:rPr>
          <w:sz w:val="24"/>
          <w:szCs w:val="24"/>
        </w:rPr>
        <w:t xml:space="preserve"> de </w:t>
      </w:r>
      <w:r w:rsidR="00531A4A">
        <w:rPr>
          <w:b/>
          <w:bCs/>
          <w:sz w:val="24"/>
          <w:szCs w:val="24"/>
        </w:rPr>
        <w:t xml:space="preserve">ULISES. </w:t>
      </w:r>
    </w:p>
    <w:p w14:paraId="6233A0A4" w14:textId="6B38015E" w:rsidR="00531A4A" w:rsidRDefault="00531A4A" w:rsidP="00531A4A">
      <w:pPr>
        <w:rPr>
          <w:sz w:val="24"/>
          <w:szCs w:val="24"/>
        </w:rPr>
      </w:pPr>
      <w:r>
        <w:rPr>
          <w:sz w:val="24"/>
          <w:szCs w:val="24"/>
        </w:rPr>
        <w:t>*</w:t>
      </w:r>
      <w:r w:rsidR="00491BEF">
        <w:rPr>
          <w:sz w:val="24"/>
          <w:szCs w:val="24"/>
        </w:rPr>
        <w:t xml:space="preserve">Nos leen el texto de la página </w:t>
      </w:r>
      <w:r w:rsidR="008D6561">
        <w:rPr>
          <w:sz w:val="24"/>
          <w:szCs w:val="24"/>
        </w:rPr>
        <w:t>22.</w:t>
      </w:r>
    </w:p>
    <w:p w14:paraId="5E996F27" w14:textId="66726DE9" w:rsidR="008D6561" w:rsidRDefault="008D6561" w:rsidP="00531A4A">
      <w:pPr>
        <w:rPr>
          <w:sz w:val="24"/>
          <w:szCs w:val="24"/>
        </w:rPr>
      </w:pPr>
      <w:r>
        <w:rPr>
          <w:sz w:val="24"/>
          <w:szCs w:val="24"/>
        </w:rPr>
        <w:t>*</w:t>
      </w:r>
      <w:r w:rsidR="00FE74FF">
        <w:rPr>
          <w:sz w:val="24"/>
          <w:szCs w:val="24"/>
        </w:rPr>
        <w:t xml:space="preserve">Imitar el sonido de la </w:t>
      </w:r>
      <w:r w:rsidR="00733A7E">
        <w:rPr>
          <w:sz w:val="24"/>
          <w:szCs w:val="24"/>
        </w:rPr>
        <w:t xml:space="preserve">vaca, compitiendo a quien puede hacer más largo el sonido. </w:t>
      </w:r>
    </w:p>
    <w:p w14:paraId="4EEF76BC" w14:textId="1857498A" w:rsidR="002615ED" w:rsidRDefault="002615ED" w:rsidP="00531A4A">
      <w:pPr>
        <w:rPr>
          <w:sz w:val="24"/>
          <w:szCs w:val="24"/>
        </w:rPr>
      </w:pPr>
      <w:r>
        <w:rPr>
          <w:sz w:val="24"/>
          <w:szCs w:val="24"/>
        </w:rPr>
        <w:t xml:space="preserve">*Completar la ficha </w:t>
      </w:r>
      <w:r w:rsidR="00855ABC">
        <w:rPr>
          <w:sz w:val="24"/>
          <w:szCs w:val="24"/>
        </w:rPr>
        <w:t>6.</w:t>
      </w:r>
    </w:p>
    <w:p w14:paraId="67AD0075" w14:textId="2905855D" w:rsidR="0026687C" w:rsidRDefault="0026687C" w:rsidP="00531A4A">
      <w:pPr>
        <w:rPr>
          <w:sz w:val="24"/>
          <w:szCs w:val="24"/>
        </w:rPr>
      </w:pPr>
      <w:r>
        <w:rPr>
          <w:sz w:val="24"/>
          <w:szCs w:val="24"/>
        </w:rPr>
        <w:t>10) Jugar al Tuti fruti con palabras que empiezan con vocal.</w:t>
      </w:r>
    </w:p>
    <w:p w14:paraId="53DA0040" w14:textId="77777777" w:rsidR="005F522E" w:rsidRDefault="005F522E" w:rsidP="00531A4A">
      <w:pPr>
        <w:rPr>
          <w:sz w:val="24"/>
          <w:szCs w:val="24"/>
        </w:rPr>
      </w:pPr>
    </w:p>
    <w:p w14:paraId="5CCBDB72" w14:textId="58784D29" w:rsidR="00D77EB3" w:rsidRDefault="005F522E" w:rsidP="00531A4A">
      <w:pPr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MATEMÁTICA </w:t>
      </w:r>
    </w:p>
    <w:p w14:paraId="1A34FC4F" w14:textId="63DE95BE" w:rsidR="0012554E" w:rsidRDefault="0012554E" w:rsidP="00531A4A">
      <w:pPr>
        <w:rPr>
          <w:sz w:val="24"/>
          <w:szCs w:val="24"/>
        </w:rPr>
      </w:pPr>
      <w:r>
        <w:rPr>
          <w:sz w:val="24"/>
          <w:szCs w:val="24"/>
        </w:rPr>
        <w:t xml:space="preserve">1 ) </w:t>
      </w:r>
      <w:r w:rsidR="007E42B8">
        <w:rPr>
          <w:sz w:val="24"/>
          <w:szCs w:val="24"/>
        </w:rPr>
        <w:t>Números por todos lados.</w:t>
      </w:r>
    </w:p>
    <w:p w14:paraId="37B43317" w14:textId="60D34FA2" w:rsidR="00CC2CBE" w:rsidRPr="00902DD9" w:rsidRDefault="003B652B" w:rsidP="00531A4A">
      <w:pPr>
        <w:rPr>
          <w:sz w:val="24"/>
          <w:szCs w:val="24"/>
        </w:rPr>
      </w:pPr>
      <w:r>
        <w:rPr>
          <w:sz w:val="24"/>
          <w:szCs w:val="24"/>
        </w:rPr>
        <w:t xml:space="preserve">*Jugamos a encontrar números en casa. </w:t>
      </w:r>
      <w:r w:rsidR="000663DC">
        <w:rPr>
          <w:sz w:val="24"/>
          <w:szCs w:val="24"/>
        </w:rPr>
        <w:t>(</w:t>
      </w:r>
      <w:r w:rsidR="00565C6C">
        <w:rPr>
          <w:sz w:val="24"/>
          <w:szCs w:val="24"/>
        </w:rPr>
        <w:t>Carteles, objeto</w:t>
      </w:r>
      <w:r w:rsidR="00CC2CBE">
        <w:rPr>
          <w:sz w:val="24"/>
          <w:szCs w:val="24"/>
        </w:rPr>
        <w:t xml:space="preserve">2 ) </w:t>
      </w:r>
      <w:r w:rsidR="00062329">
        <w:rPr>
          <w:sz w:val="24"/>
          <w:szCs w:val="24"/>
        </w:rPr>
        <w:t xml:space="preserve">Números hasta </w:t>
      </w:r>
      <w:r w:rsidR="00062329">
        <w:rPr>
          <w:b/>
          <w:bCs/>
          <w:sz w:val="24"/>
          <w:szCs w:val="24"/>
        </w:rPr>
        <w:t>10.</w:t>
      </w:r>
    </w:p>
    <w:p w14:paraId="78C642F7" w14:textId="5DEE49E5" w:rsidR="004648E1" w:rsidRPr="00664DAF" w:rsidRDefault="00664DAF" w:rsidP="00531A4A">
      <w:pPr>
        <w:rPr>
          <w:sz w:val="24"/>
          <w:szCs w:val="24"/>
        </w:rPr>
      </w:pPr>
      <w:r>
        <w:rPr>
          <w:b/>
          <w:bCs/>
          <w:sz w:val="24"/>
          <w:szCs w:val="24"/>
        </w:rPr>
        <w:t>*</w:t>
      </w:r>
      <w:r>
        <w:rPr>
          <w:sz w:val="24"/>
          <w:szCs w:val="24"/>
        </w:rPr>
        <w:t>Preparar tarjetas con los números de 1 al 10.</w:t>
      </w:r>
    </w:p>
    <w:p w14:paraId="68450B3D" w14:textId="36015C70" w:rsidR="0084226F" w:rsidRDefault="0084226F" w:rsidP="00531A4A">
      <w:pPr>
        <w:rPr>
          <w:sz w:val="24"/>
          <w:szCs w:val="24"/>
        </w:rPr>
      </w:pPr>
      <w:r>
        <w:rPr>
          <w:sz w:val="24"/>
          <w:szCs w:val="24"/>
        </w:rPr>
        <w:t>*</w:t>
      </w:r>
      <w:r w:rsidR="00903D40">
        <w:rPr>
          <w:sz w:val="24"/>
          <w:szCs w:val="24"/>
        </w:rPr>
        <w:t xml:space="preserve">Representamos números pequeños. </w:t>
      </w:r>
    </w:p>
    <w:p w14:paraId="6D44114C" w14:textId="7F90BD47" w:rsidR="00D05222" w:rsidRDefault="00D05222" w:rsidP="00531A4A">
      <w:pPr>
        <w:rPr>
          <w:sz w:val="24"/>
          <w:szCs w:val="24"/>
        </w:rPr>
      </w:pPr>
      <w:r>
        <w:rPr>
          <w:sz w:val="24"/>
          <w:szCs w:val="24"/>
        </w:rPr>
        <w:t>*</w:t>
      </w:r>
      <w:r w:rsidR="00A120DE">
        <w:rPr>
          <w:sz w:val="24"/>
          <w:szCs w:val="24"/>
        </w:rPr>
        <w:t xml:space="preserve">jugar a </w:t>
      </w:r>
      <w:r w:rsidR="00875CEF">
        <w:rPr>
          <w:sz w:val="24"/>
          <w:szCs w:val="24"/>
        </w:rPr>
        <w:t xml:space="preserve"> </w:t>
      </w:r>
      <w:r w:rsidR="00A120DE">
        <w:rPr>
          <w:sz w:val="24"/>
          <w:szCs w:val="24"/>
        </w:rPr>
        <w:t>“</w:t>
      </w:r>
      <w:r w:rsidR="008624FC">
        <w:rPr>
          <w:sz w:val="24"/>
          <w:szCs w:val="24"/>
        </w:rPr>
        <w:t>DADOS Y DEDOS “(</w:t>
      </w:r>
      <w:r w:rsidR="00D1207C">
        <w:rPr>
          <w:sz w:val="24"/>
          <w:szCs w:val="24"/>
        </w:rPr>
        <w:t>Anexo 1)</w:t>
      </w:r>
    </w:p>
    <w:p w14:paraId="70987844" w14:textId="1E31FCEA" w:rsidR="005D2E87" w:rsidRDefault="00244D84" w:rsidP="00531A4A">
      <w:pPr>
        <w:rPr>
          <w:sz w:val="24"/>
          <w:szCs w:val="24"/>
        </w:rPr>
      </w:pPr>
      <w:r>
        <w:rPr>
          <w:sz w:val="24"/>
          <w:szCs w:val="24"/>
        </w:rPr>
        <w:t>3)</w:t>
      </w:r>
      <w:r w:rsidR="005D2E87">
        <w:rPr>
          <w:sz w:val="24"/>
          <w:szCs w:val="24"/>
        </w:rPr>
        <w:t xml:space="preserve">*Representar cantidades pequeñas </w:t>
      </w:r>
      <w:r w:rsidR="009F3EBE">
        <w:rPr>
          <w:sz w:val="24"/>
          <w:szCs w:val="24"/>
        </w:rPr>
        <w:t xml:space="preserve">(hasta 10),formando colecciones de objetos pequeños </w:t>
      </w:r>
      <w:r w:rsidR="000E1BB6">
        <w:rPr>
          <w:sz w:val="24"/>
          <w:szCs w:val="24"/>
        </w:rPr>
        <w:t xml:space="preserve">como tapitas, piedritas, palitos, </w:t>
      </w:r>
      <w:r w:rsidR="00194CF3">
        <w:rPr>
          <w:sz w:val="24"/>
          <w:szCs w:val="24"/>
        </w:rPr>
        <w:t>semillas, etc.</w:t>
      </w:r>
    </w:p>
    <w:p w14:paraId="7EC051C1" w14:textId="1FBDB40D" w:rsidR="003F0947" w:rsidRDefault="0017482C" w:rsidP="00531A4A">
      <w:pPr>
        <w:rPr>
          <w:sz w:val="24"/>
          <w:szCs w:val="24"/>
        </w:rPr>
      </w:pPr>
      <w:r>
        <w:rPr>
          <w:sz w:val="24"/>
          <w:szCs w:val="24"/>
        </w:rPr>
        <w:t xml:space="preserve">4 ) </w:t>
      </w:r>
      <w:r w:rsidR="001627EF">
        <w:rPr>
          <w:sz w:val="24"/>
          <w:szCs w:val="24"/>
        </w:rPr>
        <w:t>C</w:t>
      </w:r>
      <w:r w:rsidR="00B53A16">
        <w:rPr>
          <w:sz w:val="24"/>
          <w:szCs w:val="24"/>
        </w:rPr>
        <w:t>omparamos y comple</w:t>
      </w:r>
      <w:r w:rsidR="001627EF">
        <w:rPr>
          <w:sz w:val="24"/>
          <w:szCs w:val="24"/>
        </w:rPr>
        <w:t>ta</w:t>
      </w:r>
      <w:r w:rsidR="00B53A16">
        <w:rPr>
          <w:sz w:val="24"/>
          <w:szCs w:val="24"/>
        </w:rPr>
        <w:t xml:space="preserve">mos colecciones </w:t>
      </w:r>
      <w:r w:rsidR="001627EF">
        <w:rPr>
          <w:sz w:val="24"/>
          <w:szCs w:val="24"/>
        </w:rPr>
        <w:t>.</w:t>
      </w:r>
    </w:p>
    <w:p w14:paraId="514561E1" w14:textId="21F66191" w:rsidR="001627EF" w:rsidRDefault="001627EF" w:rsidP="00531A4A">
      <w:pPr>
        <w:rPr>
          <w:sz w:val="24"/>
          <w:szCs w:val="24"/>
        </w:rPr>
      </w:pPr>
      <w:r>
        <w:rPr>
          <w:sz w:val="24"/>
          <w:szCs w:val="24"/>
        </w:rPr>
        <w:t>*</w:t>
      </w:r>
      <w:r w:rsidR="00F0482F">
        <w:rPr>
          <w:sz w:val="24"/>
          <w:szCs w:val="24"/>
        </w:rPr>
        <w:t>Completar la ficha 2.</w:t>
      </w:r>
    </w:p>
    <w:p w14:paraId="0409C036" w14:textId="1B90E849" w:rsidR="00510E27" w:rsidRDefault="00510E27" w:rsidP="00531A4A">
      <w:pPr>
        <w:rPr>
          <w:sz w:val="24"/>
          <w:szCs w:val="24"/>
        </w:rPr>
      </w:pPr>
      <w:r>
        <w:rPr>
          <w:sz w:val="24"/>
          <w:szCs w:val="24"/>
        </w:rPr>
        <w:t>*</w:t>
      </w:r>
      <w:r w:rsidR="00DE6140">
        <w:rPr>
          <w:sz w:val="24"/>
          <w:szCs w:val="24"/>
        </w:rPr>
        <w:t>Pedir que complete otras colecciones</w:t>
      </w:r>
      <w:r w:rsidR="00D9394D">
        <w:rPr>
          <w:sz w:val="24"/>
          <w:szCs w:val="24"/>
        </w:rPr>
        <w:t xml:space="preserve"> (ej. Presento una cantidad de objetos y deberá </w:t>
      </w:r>
      <w:r w:rsidR="00D86613">
        <w:rPr>
          <w:sz w:val="24"/>
          <w:szCs w:val="24"/>
        </w:rPr>
        <w:t>colocar la tarjeta con el número que corresponda y viceversa)</w:t>
      </w:r>
    </w:p>
    <w:p w14:paraId="212BFBA9" w14:textId="69CE10BA" w:rsidR="00D86613" w:rsidRDefault="001A6C14" w:rsidP="00531A4A">
      <w:pPr>
        <w:rPr>
          <w:sz w:val="24"/>
          <w:szCs w:val="24"/>
        </w:rPr>
      </w:pPr>
      <w:r>
        <w:rPr>
          <w:sz w:val="24"/>
          <w:szCs w:val="24"/>
        </w:rPr>
        <w:t>5 ) Serie numérica hasta 10.</w:t>
      </w:r>
    </w:p>
    <w:p w14:paraId="2164B193" w14:textId="0E7194D8" w:rsidR="001A6C14" w:rsidRDefault="001A6C14" w:rsidP="00531A4A">
      <w:pPr>
        <w:rPr>
          <w:sz w:val="24"/>
          <w:szCs w:val="24"/>
        </w:rPr>
      </w:pPr>
      <w:r>
        <w:rPr>
          <w:sz w:val="24"/>
          <w:szCs w:val="24"/>
        </w:rPr>
        <w:t>*</w:t>
      </w:r>
      <w:r w:rsidR="001340D1">
        <w:rPr>
          <w:sz w:val="24"/>
          <w:szCs w:val="24"/>
        </w:rPr>
        <w:t xml:space="preserve">Completar la ficha 3 del libro. </w:t>
      </w:r>
    </w:p>
    <w:p w14:paraId="3667CEE7" w14:textId="4AD41541" w:rsidR="005E4F4A" w:rsidRDefault="00C94A5E" w:rsidP="00531A4A">
      <w:pPr>
        <w:rPr>
          <w:sz w:val="24"/>
          <w:szCs w:val="24"/>
        </w:rPr>
      </w:pPr>
      <w:r>
        <w:rPr>
          <w:sz w:val="24"/>
          <w:szCs w:val="24"/>
        </w:rPr>
        <w:t xml:space="preserve">6 ) </w:t>
      </w:r>
      <w:r w:rsidR="008F0088">
        <w:rPr>
          <w:sz w:val="24"/>
          <w:szCs w:val="24"/>
        </w:rPr>
        <w:t xml:space="preserve">Registrar y comparar cantidades pequeñas. </w:t>
      </w:r>
    </w:p>
    <w:p w14:paraId="1B11EDB1" w14:textId="1A0AA7C8" w:rsidR="00A85C02" w:rsidRDefault="00F829DA">
      <w:pPr>
        <w:rPr>
          <w:sz w:val="24"/>
          <w:szCs w:val="24"/>
        </w:rPr>
      </w:pPr>
      <w:r>
        <w:rPr>
          <w:rFonts w:ascii="Broadway" w:hAnsi="Broadway"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32C53C9A" wp14:editId="02AE7B72">
            <wp:simplePos x="0" y="0"/>
            <wp:positionH relativeFrom="column">
              <wp:posOffset>-1080135</wp:posOffset>
            </wp:positionH>
            <wp:positionV relativeFrom="paragraph">
              <wp:posOffset>0</wp:posOffset>
            </wp:positionV>
            <wp:extent cx="8208010" cy="10736580"/>
            <wp:effectExtent l="0" t="0" r="2540" b="7620"/>
            <wp:wrapTopAndBottom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08010" cy="10736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30577">
        <w:rPr>
          <w:sz w:val="24"/>
          <w:szCs w:val="24"/>
        </w:rPr>
        <w:t xml:space="preserve">Jugar : A JUGAR CON </w:t>
      </w:r>
      <w:r w:rsidR="002F3FB4">
        <w:rPr>
          <w:sz w:val="24"/>
          <w:szCs w:val="24"/>
        </w:rPr>
        <w:t>Lñññ</w:t>
      </w:r>
      <w:ins w:id="1" w:author="Nicolas Alegre">
        <w:r w:rsidR="006E5AF0">
          <w:rPr>
            <w:sz w:val="24"/>
            <w:szCs w:val="24"/>
          </w:rPr>
          <w:t>LOS DEDOS".</w:t>
        </w:r>
      </w:ins>
    </w:p>
    <w:p w14:paraId="74E8AF77" w14:textId="77777777" w:rsidR="005C5AF6" w:rsidRDefault="00B40460">
      <w:pPr>
        <w:rPr>
          <w:sz w:val="24"/>
          <w:szCs w:val="24"/>
        </w:rPr>
      </w:pPr>
      <w:r>
        <w:rPr>
          <w:rFonts w:ascii="Broadway" w:hAnsi="Broadway"/>
          <w:noProof/>
          <w:sz w:val="28"/>
          <w:szCs w:val="28"/>
        </w:rPr>
        <w:drawing>
          <wp:anchor distT="0" distB="0" distL="114300" distR="114300" simplePos="0" relativeHeight="251658241" behindDoc="0" locked="0" layoutInCell="1" allowOverlap="1" wp14:anchorId="5E6057CB" wp14:editId="012DD55A">
            <wp:simplePos x="0" y="0"/>
            <wp:positionH relativeFrom="column">
              <wp:posOffset>-1050874</wp:posOffset>
            </wp:positionH>
            <wp:positionV relativeFrom="paragraph">
              <wp:posOffset>152</wp:posOffset>
            </wp:positionV>
            <wp:extent cx="7573645" cy="9858796"/>
            <wp:effectExtent l="0" t="0" r="8255" b="9525"/>
            <wp:wrapTopAndBottom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73990" cy="9859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66518">
        <w:rPr>
          <w:rFonts w:ascii="Broadway" w:hAnsi="Broadway"/>
          <w:sz w:val="28"/>
          <w:szCs w:val="28"/>
        </w:rPr>
        <w:t>*Conversamos en familia.</w:t>
      </w:r>
    </w:p>
    <w:p w14:paraId="39BAFE54" w14:textId="21418757" w:rsidR="006E5AF0" w:rsidRDefault="006E5AF0">
      <w:pPr>
        <w:rPr>
          <w:sz w:val="24"/>
          <w:szCs w:val="24"/>
        </w:rPr>
      </w:pPr>
    </w:p>
    <w:p w14:paraId="72220CF3" w14:textId="77777777" w:rsidR="00136D03" w:rsidRDefault="00136D03">
      <w:pPr>
        <w:rPr>
          <w:sz w:val="24"/>
          <w:szCs w:val="24"/>
        </w:rPr>
      </w:pPr>
    </w:p>
    <w:p w14:paraId="01CB7806" w14:textId="3A93EF01" w:rsidR="00136D03" w:rsidRDefault="00136D03">
      <w:pPr>
        <w:rPr>
          <w:b/>
          <w:bCs/>
          <w:sz w:val="24"/>
          <w:szCs w:val="24"/>
        </w:rPr>
      </w:pPr>
    </w:p>
    <w:p w14:paraId="613DE9F8" w14:textId="668C169F" w:rsidR="00CD7F7F" w:rsidRDefault="00CD7F7F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CONVERSAMOS EN FAMILIA </w:t>
      </w:r>
    </w:p>
    <w:p w14:paraId="7ECF7C61" w14:textId="0E4F11B1" w:rsidR="00CD7F7F" w:rsidRDefault="00382D88">
      <w:pPr>
        <w:rPr>
          <w:sz w:val="24"/>
          <w:szCs w:val="24"/>
        </w:rPr>
      </w:pPr>
      <w:r>
        <w:rPr>
          <w:sz w:val="24"/>
          <w:szCs w:val="24"/>
        </w:rPr>
        <w:t xml:space="preserve">Sobre la importancia de colaborar teniendo en </w:t>
      </w:r>
      <w:r w:rsidR="00EC55CC">
        <w:rPr>
          <w:sz w:val="24"/>
          <w:szCs w:val="24"/>
        </w:rPr>
        <w:t>cuenta y realizando todo lo que nos corresponde</w:t>
      </w:r>
      <w:r w:rsidR="00CE1188">
        <w:rPr>
          <w:sz w:val="24"/>
          <w:szCs w:val="24"/>
        </w:rPr>
        <w:t xml:space="preserve">, para cuidarnos y no enfermarnos </w:t>
      </w:r>
      <w:r w:rsidR="00FA5B2F">
        <w:rPr>
          <w:sz w:val="24"/>
          <w:szCs w:val="24"/>
        </w:rPr>
        <w:t xml:space="preserve">. Si cada uno de nosotros se cuida, estamos cuidando también a todas las personas que queremos. Es momento de </w:t>
      </w:r>
      <w:r w:rsidR="009D0C8A">
        <w:rPr>
          <w:sz w:val="24"/>
          <w:szCs w:val="24"/>
        </w:rPr>
        <w:t>demostrar lo importante que somos.</w:t>
      </w:r>
    </w:p>
    <w:p w14:paraId="0A666AAD" w14:textId="66CC325F" w:rsidR="00F706AF" w:rsidRPr="00CD7F7F" w:rsidRDefault="00F706AF">
      <w:pPr>
        <w:rPr>
          <w:sz w:val="24"/>
          <w:szCs w:val="24"/>
        </w:rPr>
      </w:pPr>
      <w:r>
        <w:rPr>
          <w:sz w:val="24"/>
          <w:szCs w:val="24"/>
        </w:rPr>
        <w:t>Hasta muy pronto !!!</w:t>
      </w:r>
    </w:p>
    <w:p w14:paraId="2AAF0510" w14:textId="77777777" w:rsidR="002D4A09" w:rsidRDefault="002D4A09">
      <w:pPr>
        <w:rPr>
          <w:b/>
          <w:bCs/>
          <w:sz w:val="24"/>
          <w:szCs w:val="24"/>
        </w:rPr>
      </w:pPr>
    </w:p>
    <w:p w14:paraId="616F67A6" w14:textId="0DBC1144" w:rsidR="002D4A09" w:rsidRPr="00FE6D1C" w:rsidRDefault="002D4A09">
      <w:pPr>
        <w:rPr>
          <w:b/>
          <w:bCs/>
          <w:sz w:val="24"/>
          <w:szCs w:val="24"/>
        </w:rPr>
      </w:pPr>
    </w:p>
    <w:p w14:paraId="1AFD9EB1" w14:textId="2212F6B5" w:rsidR="00A85C02" w:rsidRDefault="00A85C02" w:rsidP="00595D28">
      <w:pPr>
        <w:rPr>
          <w:rFonts w:ascii="Broadway" w:hAnsi="Broadway"/>
          <w:sz w:val="28"/>
          <w:szCs w:val="28"/>
        </w:rPr>
      </w:pPr>
    </w:p>
    <w:p w14:paraId="024798A0" w14:textId="4882ADE5" w:rsidR="00A47731" w:rsidRPr="00AC08E6" w:rsidRDefault="00866518" w:rsidP="00595D28">
      <w:pPr>
        <w:rPr>
          <w:sz w:val="24"/>
          <w:szCs w:val="24"/>
        </w:rPr>
      </w:pPr>
      <w:r>
        <w:rPr>
          <w:rFonts w:ascii="Broadway" w:hAnsi="Broadway"/>
          <w:sz w:val="28"/>
          <w:szCs w:val="28"/>
        </w:rPr>
        <w:t>*</w:t>
      </w:r>
      <w:r w:rsidR="0074404E">
        <w:rPr>
          <w:sz w:val="24"/>
          <w:szCs w:val="24"/>
        </w:rPr>
        <w:t xml:space="preserve">Sobre la importancia de colaborar en los cuidados que debemos tener en estos tiempos debido a las enfermedades </w:t>
      </w:r>
      <w:r w:rsidR="00441769">
        <w:rPr>
          <w:sz w:val="24"/>
          <w:szCs w:val="24"/>
        </w:rPr>
        <w:t xml:space="preserve">que nos preocupan, resaltando </w:t>
      </w:r>
    </w:p>
    <w:sectPr w:rsidR="00A47731" w:rsidRPr="00AC08E6">
      <w:pgSz w:w="12240" w:h="15840"/>
      <w:pgMar w:top="1417" w:right="1701" w:bottom="1417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roadway">
    <w:panose1 w:val="04040905080B02020502"/>
    <w:charset w:val="00"/>
    <w:family w:val="decorative"/>
    <w:pitch w:val="variable"/>
    <w:sig w:usb0="00000003" w:usb1="00000000" w:usb2="00000000" w:usb3="00000000" w:csb0="0000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556742"/>
    <w:multiLevelType w:val="hybridMultilevel"/>
    <w:tmpl w:val="4DC6F50E"/>
    <w:lvl w:ilvl="0" w:tplc="FFFFFFFF">
      <w:start w:val="3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BC3D9E"/>
    <w:multiLevelType w:val="hybridMultilevel"/>
    <w:tmpl w:val="199E3908"/>
    <w:lvl w:ilvl="0" w:tplc="FFFFFFFF">
      <w:start w:val="5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D4B7AA7"/>
    <w:multiLevelType w:val="hybridMultilevel"/>
    <w:tmpl w:val="5360163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8463B45"/>
    <w:multiLevelType w:val="hybridMultilevel"/>
    <w:tmpl w:val="FF1EADB6"/>
    <w:lvl w:ilvl="0" w:tplc="FFFFFFFF">
      <w:start w:val="2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F742A18"/>
    <w:multiLevelType w:val="hybridMultilevel"/>
    <w:tmpl w:val="49D8730E"/>
    <w:lvl w:ilvl="0" w:tplc="FFFFFFFF">
      <w:start w:val="9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D7676D5"/>
    <w:multiLevelType w:val="hybridMultilevel"/>
    <w:tmpl w:val="3E269D96"/>
    <w:lvl w:ilvl="0" w:tplc="FFFFFFFF">
      <w:start w:val="6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48F3FEB"/>
    <w:multiLevelType w:val="hybridMultilevel"/>
    <w:tmpl w:val="CB0AF90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AC1093B"/>
    <w:multiLevelType w:val="hybridMultilevel"/>
    <w:tmpl w:val="7696BA46"/>
    <w:lvl w:ilvl="0" w:tplc="FFFFFFFF">
      <w:start w:val="6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D7827A6"/>
    <w:multiLevelType w:val="hybridMultilevel"/>
    <w:tmpl w:val="A8F8AAE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2"/>
  </w:num>
  <w:num w:numId="3">
    <w:abstractNumId w:val="8"/>
  </w:num>
  <w:num w:numId="4">
    <w:abstractNumId w:val="3"/>
  </w:num>
  <w:num w:numId="5">
    <w:abstractNumId w:val="0"/>
  </w:num>
  <w:num w:numId="6">
    <w:abstractNumId w:val="1"/>
  </w:num>
  <w:num w:numId="7">
    <w:abstractNumId w:val="7"/>
  </w:num>
  <w:num w:numId="8">
    <w:abstractNumId w:val="5"/>
  </w:num>
  <w:num w:numId="9">
    <w:abstractNumId w:val="4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Nicolas Alegre">
    <w15:presenceInfo w15:providerId="Windows Live" w15:userId="107aa0c9f101f6a9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6046"/>
    <w:rsid w:val="000035E5"/>
    <w:rsid w:val="00025FF6"/>
    <w:rsid w:val="00031732"/>
    <w:rsid w:val="00031DA2"/>
    <w:rsid w:val="000440E6"/>
    <w:rsid w:val="00052197"/>
    <w:rsid w:val="00054244"/>
    <w:rsid w:val="00062329"/>
    <w:rsid w:val="00065D52"/>
    <w:rsid w:val="000663DC"/>
    <w:rsid w:val="00072FF1"/>
    <w:rsid w:val="00081BFE"/>
    <w:rsid w:val="00083F10"/>
    <w:rsid w:val="00090FA6"/>
    <w:rsid w:val="000B5D3F"/>
    <w:rsid w:val="000D04A6"/>
    <w:rsid w:val="000D4790"/>
    <w:rsid w:val="000D6561"/>
    <w:rsid w:val="000E1BB6"/>
    <w:rsid w:val="00103B77"/>
    <w:rsid w:val="0012554E"/>
    <w:rsid w:val="001340D1"/>
    <w:rsid w:val="00136D03"/>
    <w:rsid w:val="001538E8"/>
    <w:rsid w:val="001627EF"/>
    <w:rsid w:val="0017277E"/>
    <w:rsid w:val="0017482C"/>
    <w:rsid w:val="00192450"/>
    <w:rsid w:val="00194CF3"/>
    <w:rsid w:val="001A6C14"/>
    <w:rsid w:val="001B7300"/>
    <w:rsid w:val="001D7486"/>
    <w:rsid w:val="00202FBB"/>
    <w:rsid w:val="00230577"/>
    <w:rsid w:val="002350D5"/>
    <w:rsid w:val="00244D84"/>
    <w:rsid w:val="00254CB8"/>
    <w:rsid w:val="00255825"/>
    <w:rsid w:val="002615ED"/>
    <w:rsid w:val="0026687C"/>
    <w:rsid w:val="00284CB5"/>
    <w:rsid w:val="00285048"/>
    <w:rsid w:val="002A1E84"/>
    <w:rsid w:val="002B1B0B"/>
    <w:rsid w:val="002C2391"/>
    <w:rsid w:val="002C77FA"/>
    <w:rsid w:val="002D1CD1"/>
    <w:rsid w:val="002D2F0F"/>
    <w:rsid w:val="002D3C2C"/>
    <w:rsid w:val="002D4A09"/>
    <w:rsid w:val="002D4BCF"/>
    <w:rsid w:val="002F1CD1"/>
    <w:rsid w:val="002F3FB4"/>
    <w:rsid w:val="00322230"/>
    <w:rsid w:val="0033509A"/>
    <w:rsid w:val="00346FC5"/>
    <w:rsid w:val="00347D38"/>
    <w:rsid w:val="00361505"/>
    <w:rsid w:val="00371E17"/>
    <w:rsid w:val="00372BD2"/>
    <w:rsid w:val="00382D88"/>
    <w:rsid w:val="00391F06"/>
    <w:rsid w:val="00392927"/>
    <w:rsid w:val="003A05F5"/>
    <w:rsid w:val="003A6046"/>
    <w:rsid w:val="003B652B"/>
    <w:rsid w:val="003C7154"/>
    <w:rsid w:val="003F0947"/>
    <w:rsid w:val="004260DA"/>
    <w:rsid w:val="00441769"/>
    <w:rsid w:val="004648E1"/>
    <w:rsid w:val="0046609C"/>
    <w:rsid w:val="0047641D"/>
    <w:rsid w:val="00481BA3"/>
    <w:rsid w:val="00491BEF"/>
    <w:rsid w:val="004A02D6"/>
    <w:rsid w:val="004A2505"/>
    <w:rsid w:val="004E5969"/>
    <w:rsid w:val="004F0B92"/>
    <w:rsid w:val="00510E27"/>
    <w:rsid w:val="00523CD0"/>
    <w:rsid w:val="00531A4A"/>
    <w:rsid w:val="00531BE7"/>
    <w:rsid w:val="00542D66"/>
    <w:rsid w:val="0056167B"/>
    <w:rsid w:val="00561D74"/>
    <w:rsid w:val="00565C6C"/>
    <w:rsid w:val="00587696"/>
    <w:rsid w:val="00594D59"/>
    <w:rsid w:val="00595D28"/>
    <w:rsid w:val="0059704A"/>
    <w:rsid w:val="005B16C1"/>
    <w:rsid w:val="005C5AF6"/>
    <w:rsid w:val="005D2E87"/>
    <w:rsid w:val="005E2AB0"/>
    <w:rsid w:val="005E3BD9"/>
    <w:rsid w:val="005E4F4A"/>
    <w:rsid w:val="005F07E6"/>
    <w:rsid w:val="005F522E"/>
    <w:rsid w:val="0060090D"/>
    <w:rsid w:val="0064098F"/>
    <w:rsid w:val="00641BDE"/>
    <w:rsid w:val="00650EC4"/>
    <w:rsid w:val="00656A77"/>
    <w:rsid w:val="00664DAF"/>
    <w:rsid w:val="0069303A"/>
    <w:rsid w:val="00697D17"/>
    <w:rsid w:val="006A4FE2"/>
    <w:rsid w:val="006B67E2"/>
    <w:rsid w:val="006C058F"/>
    <w:rsid w:val="006E5AF0"/>
    <w:rsid w:val="006E6EA2"/>
    <w:rsid w:val="006F75E5"/>
    <w:rsid w:val="00714A5A"/>
    <w:rsid w:val="00733A7E"/>
    <w:rsid w:val="00734332"/>
    <w:rsid w:val="0074083C"/>
    <w:rsid w:val="00740DF6"/>
    <w:rsid w:val="00741B83"/>
    <w:rsid w:val="0074404E"/>
    <w:rsid w:val="00784292"/>
    <w:rsid w:val="00784CD0"/>
    <w:rsid w:val="007A44A1"/>
    <w:rsid w:val="007A4AD2"/>
    <w:rsid w:val="007B16A9"/>
    <w:rsid w:val="007B22D1"/>
    <w:rsid w:val="007B7BBE"/>
    <w:rsid w:val="007C78CC"/>
    <w:rsid w:val="007D5110"/>
    <w:rsid w:val="007E42B8"/>
    <w:rsid w:val="0081245F"/>
    <w:rsid w:val="00815B4D"/>
    <w:rsid w:val="0084226F"/>
    <w:rsid w:val="00855ABC"/>
    <w:rsid w:val="008624FC"/>
    <w:rsid w:val="008656B7"/>
    <w:rsid w:val="00866518"/>
    <w:rsid w:val="00875CEF"/>
    <w:rsid w:val="0087665C"/>
    <w:rsid w:val="00883B09"/>
    <w:rsid w:val="00886978"/>
    <w:rsid w:val="008A7011"/>
    <w:rsid w:val="008D6561"/>
    <w:rsid w:val="008F0088"/>
    <w:rsid w:val="008F6028"/>
    <w:rsid w:val="00902DD9"/>
    <w:rsid w:val="00903D40"/>
    <w:rsid w:val="00904EF2"/>
    <w:rsid w:val="00911357"/>
    <w:rsid w:val="00915512"/>
    <w:rsid w:val="0091646F"/>
    <w:rsid w:val="0097036C"/>
    <w:rsid w:val="009735D0"/>
    <w:rsid w:val="009757BA"/>
    <w:rsid w:val="009A7653"/>
    <w:rsid w:val="009A7A33"/>
    <w:rsid w:val="009B139A"/>
    <w:rsid w:val="009C095D"/>
    <w:rsid w:val="009D0C8A"/>
    <w:rsid w:val="009E4D0D"/>
    <w:rsid w:val="009F3EBE"/>
    <w:rsid w:val="00A00B37"/>
    <w:rsid w:val="00A120DE"/>
    <w:rsid w:val="00A12FF1"/>
    <w:rsid w:val="00A24274"/>
    <w:rsid w:val="00A40B54"/>
    <w:rsid w:val="00A41790"/>
    <w:rsid w:val="00A42782"/>
    <w:rsid w:val="00A4510E"/>
    <w:rsid w:val="00A47731"/>
    <w:rsid w:val="00A55100"/>
    <w:rsid w:val="00A85C02"/>
    <w:rsid w:val="00A90B5E"/>
    <w:rsid w:val="00AA1C64"/>
    <w:rsid w:val="00AC08E6"/>
    <w:rsid w:val="00AD44DB"/>
    <w:rsid w:val="00AE4E3D"/>
    <w:rsid w:val="00B029F4"/>
    <w:rsid w:val="00B27EE6"/>
    <w:rsid w:val="00B40460"/>
    <w:rsid w:val="00B53A16"/>
    <w:rsid w:val="00B53AAC"/>
    <w:rsid w:val="00B61994"/>
    <w:rsid w:val="00B61FA1"/>
    <w:rsid w:val="00B86593"/>
    <w:rsid w:val="00B93450"/>
    <w:rsid w:val="00B96CC5"/>
    <w:rsid w:val="00BA798E"/>
    <w:rsid w:val="00BD3B5D"/>
    <w:rsid w:val="00BF19C4"/>
    <w:rsid w:val="00C25245"/>
    <w:rsid w:val="00C31171"/>
    <w:rsid w:val="00C32569"/>
    <w:rsid w:val="00C403E8"/>
    <w:rsid w:val="00C472AB"/>
    <w:rsid w:val="00C65845"/>
    <w:rsid w:val="00C73A18"/>
    <w:rsid w:val="00C86415"/>
    <w:rsid w:val="00C94A5E"/>
    <w:rsid w:val="00C94DF4"/>
    <w:rsid w:val="00CC2CBE"/>
    <w:rsid w:val="00CD7F7F"/>
    <w:rsid w:val="00CE1188"/>
    <w:rsid w:val="00CE166B"/>
    <w:rsid w:val="00CE4DC8"/>
    <w:rsid w:val="00D00A53"/>
    <w:rsid w:val="00D05222"/>
    <w:rsid w:val="00D1207C"/>
    <w:rsid w:val="00D12CD3"/>
    <w:rsid w:val="00D150AA"/>
    <w:rsid w:val="00D31776"/>
    <w:rsid w:val="00D614DA"/>
    <w:rsid w:val="00D77EB3"/>
    <w:rsid w:val="00D86613"/>
    <w:rsid w:val="00D9394D"/>
    <w:rsid w:val="00D93E85"/>
    <w:rsid w:val="00D94F95"/>
    <w:rsid w:val="00D95DF8"/>
    <w:rsid w:val="00D96491"/>
    <w:rsid w:val="00DB6DA2"/>
    <w:rsid w:val="00DE6140"/>
    <w:rsid w:val="00DF30F8"/>
    <w:rsid w:val="00E1013D"/>
    <w:rsid w:val="00E147B3"/>
    <w:rsid w:val="00E32F9D"/>
    <w:rsid w:val="00E35EF9"/>
    <w:rsid w:val="00E451A5"/>
    <w:rsid w:val="00E61728"/>
    <w:rsid w:val="00E67ADC"/>
    <w:rsid w:val="00E74BF2"/>
    <w:rsid w:val="00E75F9B"/>
    <w:rsid w:val="00E855A1"/>
    <w:rsid w:val="00E91FF1"/>
    <w:rsid w:val="00EA1E04"/>
    <w:rsid w:val="00EC55CC"/>
    <w:rsid w:val="00ED7603"/>
    <w:rsid w:val="00F0482F"/>
    <w:rsid w:val="00F067A3"/>
    <w:rsid w:val="00F31F54"/>
    <w:rsid w:val="00F41612"/>
    <w:rsid w:val="00F46173"/>
    <w:rsid w:val="00F706AF"/>
    <w:rsid w:val="00F829DA"/>
    <w:rsid w:val="00FA5B2F"/>
    <w:rsid w:val="00FC7C4A"/>
    <w:rsid w:val="00FD52B0"/>
    <w:rsid w:val="00FE3D27"/>
    <w:rsid w:val="00FE6D1C"/>
    <w:rsid w:val="00FE74FF"/>
    <w:rsid w:val="00FF2A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C9B11B"/>
  <w15:chartTrackingRefBased/>
  <w15:docId w15:val="{04B0CFDB-242A-D449-89E1-86E2B2539C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s-US" w:eastAsia="es-MX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595D28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5E2AB0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5E2AB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11/relationships/people" Target="people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701</Words>
  <Characters>3861</Characters>
  <Application>Microsoft Office Word</Application>
  <DocSecurity>0</DocSecurity>
  <Lines>32</Lines>
  <Paragraphs>9</Paragraphs>
  <ScaleCrop>false</ScaleCrop>
  <Company/>
  <LinksUpToDate>false</LinksUpToDate>
  <CharactersWithSpaces>4553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marielarivero429@gmail.com</dc:creator>
  <cp:keywords/>
  <dc:description/>
  <cp:lastModifiedBy>Nicolas Alegre</cp:lastModifiedBy>
  <cp:revision>2</cp:revision>
  <dcterms:created xsi:type="dcterms:W3CDTF">2020-03-16T22:49:00Z</dcterms:created>
  <dcterms:modified xsi:type="dcterms:W3CDTF">2020-03-16T22:49:00Z</dcterms:modified>
</cp:coreProperties>
</file>